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commentRangeStart w:id="0"/>
      <w:r>
        <w:t>Core DOCX</w:t>
      </w:r>
      <w:commentRangeEnd w:id="0"/>
      <w:r>
        <w:commentReference w:id="0"/>
      </w:r>
    </w:p>
    <w:p>
      <w:r>
        <w:rPr>
          <w:b/>
        </w:rPr>
        <w:t>Template {customer.</w:t>
      </w:r>
      <w:r>
        <w:rPr>
          <w:i/>
        </w:rPr>
        <w:t>name}</w:t>
      </w:r>
      <w:r>
        <w:t xml:space="preserve"> and {region}; Replace TA</w:t>
      </w:r>
      <w:r>
        <w:rPr>
          <w:i/>
        </w:rPr>
        <w:t>RGET.</w:t>
      </w:r>
    </w:p>
    <w:tbl>
      <w:tblPr>
        <w:tblStyle w:val="TableGrid"/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tbl>
            <w:tblPr>
              <w:tblStyle w:val="TableGrid"/>
            </w:tblPr>
            <w:tblGrid>
              <w:gridCol w:w="2400"/>
            </w:tblGrid>
            <w:tr>
              <w:tc>
                <w:p>
                  <w:ins w:id="3" w:author="Carol" w:date="2026-02-01T00:00:00Z">
                    <w:r>
                      <w:t>nested-table insertion</w:t>
                    </w:r>
                  </w:ins>
                  <w:del w:id="4" w:author="Alice" w:date="2026-02-02T00:00:00Z">
                    <w:r>
                      <w:delText>nested-table deletion</w:delText>
                    </w:r>
                  </w:del>
                </w:p>
              </w:tc>
            </w:tr>
          </w:tbl>
          <w:p>
            <w:r>
              <w:rPr>
                <w:b/>
              </w:rPr>
              <w:t>Location</w:t>
            </w:r>
          </w:p>
        </w:tc>
        <w:tc>
          <w:tcPr>
            <w:tcW w:w="468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4680" w:type="dxa"/>
          </w:tcPr>
          <w:p>
            <w:r>
              <w:t>Table</w:t>
            </w:r>
          </w:p>
        </w:tc>
        <w:tc>
          <w:tcPr>
            <w:tcW w:w="4680" w:type="dxa"/>
          </w:tcPr>
          <w:p>
            <w:r>
              <w:rPr>
                <w:b/>
              </w:rPr>
              <w:t>TA</w:t>
            </w:r>
            <w:r>
              <w:rPr>
                <w:i/>
              </w:rPr>
              <w:t>RGET</w:t>
            </w:r>
          </w:p>
        </w:tc>
      </w:tr>
    </w:tbl>
    <w:p>
      <w:r>
        <w:drawing>
          <wp:inline>
            <wp:extent cx="914400" cy="914400"/>
            <wp:docPr id="1" name="Report image" descr="Elftia pixel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Header1"/>
          <w:footerReference w:type="default" r:id="rIdFooter1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Normal placeholder {normal}</w:t>
      </w:r>
    </w:p>
    <w:p>
      <w:r>
        <w:t>Overlap AAAA</w:t>
      </w:r>
    </w:p>
    <w:p>
      <w:pPr>
        <w:numPr>
          <w:ilvl w:val="0"/>
          <w:numId w:val="1"/>
        </w:numPr>
      </w:pPr>
      <w:r>
        <w:t>List item</w:t>
      </w:r>
    </w:p>
    <w:p>
      <w:hyperlink r:id="rIdInternalLink">
        <w:r>
          <w:t>Internal reference</w:t>
        </w:r>
      </w:hyperlink>
    </w:p>
    <w:p>
      <w:ins w:id="1" w:author="Alice" w:date="2026-01-01T00:00:00Z">
        <w:r>
          <w:t>revision-only {protected.revision}</w:t>
        </w:r>
      </w:ins>
      <w:del w:id="2" w:author="Bob" w:date="2026-01-02T00:00:00Z">
        <w:r>
          <w:delText>deleted-only {protected.deleted}</w:delText>
        </w:r>
      </w:del>
      <w:fldSimple w:instr="MERGEFIELD protected">
        <w:r>
          <w:t>field-only {protected.field}</w:t>
        </w:r>
      </w:fldSimple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</w:sectPr>
  </w:body>
</w:document>
</file>

<file path=word/bookmarks.xml><?xml version="1.0" encoding="utf-8"?>
<bookmarks xmlns="urn:elftia"/>
</file>

<file path=word/comments.xml><?xml version="1.0" encoding="utf-8"?>
<w:comments xmlns:w="http://schemas.openxmlformats.org/wordprocessingml/2006/main">
  <w:comment w:id="0" w:author="Reviewer" w:date="2026-08-24T00:00:00Z">
    <w:p>
      <w:r>
        <w:t>comment-only {protected.comment}</w:t>
      </w:r>
    </w:p>
  </w:comment>
</w:comments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ationships xmlns="http://schemas.openxmlformats.org/package/2006/relationships"><Relationship Id="rIdFooter1" Type="http://schemas.openxmlformats.org/officeDocument/2006/relationships/footer" Target="footer1.xml" /><Relationship Id="rIdHeader1" Type="http://schemas.openxmlformats.org/officeDocument/2006/relationships/header" Target="header1.xml" /><Relationship Id="rIdImage1" Type="http://schemas.openxmlformats.org/officeDocument/2006/relationships/image" Target="media/image1.png" /><Relationship Id="rIdNumbering" Type="http://schemas.openxmlformats.org/officeDocument/2006/relationships/numbering" Target="numbering.xml" /><Relationship Id="rIdStyles" Type="http://schemas.openxmlformats.org/officeDocument/2006/relationships/styles" Target="styles.xml" /><Relationship Id="rIdInternalLink" Type="http://schemas.openxmlformats.org/officeDocument/2006/relationships/hyperlink" Target="bookmarks.xml" /><Relationship Id="rIdComments" Type="http://schemas.openxmlformats.org/officeDocument/2006/relationships/comments" Target="comment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