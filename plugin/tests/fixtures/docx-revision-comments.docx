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comments.xml" ContentType="application/vnd.openxmlformats-officedocument.wordprocessingml.comments+xml"/>
</Types>
</file>

<file path=_rels/.rels><?xml version='1.0' encoding='utf-8'?>
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package/2006/relationships/metadata/core-properties" Target="docProps/core.xml" /><Relationship Id="rId3" Type="http://schemas.openxmlformats.org/officeDocument/2006/relationships/extended-properties" Target="docProps/app.xml" /></Relationships>
</file>

<file path=word/document.xml><?xml version="1.0" encoding="utf-8"?>
<w:document xmlns:a="http://schemas.openxmlformats.org/drawingml/2006/main" xmlns:pic="http://schemas.openxmlformats.org/drawingml/2006/picture" xmlns:r="http://schemas.openxmlformats.org/officeDocument/2006/relationships" xmlns:w="http://schemas.openxmlformats.org/wordprocessingml/2006/main" xmlns:wp="http://schemas.openxmlformats.org/drawingml/2006/wordprocessingDrawing">
  <w:body>
    <w:p>
      <w:pPr>
        <w:pStyle w:val="Heading1"/>
      </w:pPr>
      <w:commentRangeStart w:id="0"/>
      <w:r>
        <w:t>Core DOCX</w:t>
      </w:r>
      <w:commentRangeEnd w:id="0"/>
      <w:r>
        <w:commentReference w:id="0"/>
      </w:r>
    </w:p>
    <w:p>
      <w:r>
        <w:rPr>
          <w:b/>
        </w:rPr>
        <w:t>Template {customer.</w:t>
      </w:r>
      <w:r>
        <w:rPr>
          <w:i/>
        </w:rPr>
        <w:t>name}</w:t>
      </w:r>
      <w:r>
        <w:t xml:space="preserve"> and {region}; Replace TA</w:t>
      </w:r>
      <w:r>
        <w:rPr>
          <w:i/>
        </w:rPr>
        <w:t>RGET.</w:t>
      </w:r>
    </w:p>
    <w:tbl>
      <w:tblPr>
        <w:tblStyle w:val="TableGrid"/>
        <w:tblW w:w="9360" w:type="dxa"/>
        <w:tblLayout w:type="fixed"/>
      </w:tblPr>
      <w:tblGrid>
        <w:gridCol w:w="4680"/>
        <w:gridCol w:w="4680"/>
      </w:tblGrid>
      <w:tr>
        <w:tc>
          <w:tcPr>
            <w:tcW w:w="4680" w:type="dxa"/>
          </w:tcPr>
          <w:p>
            <w:r>
              <w:rPr>
                <w:b/>
              </w:rPr>
              <w:t>Location</w:t>
            </w:r>
          </w:p>
        </w:tc>
        <w:tc>
          <w:tcPr>
            <w:tcW w:w="4680" w:type="dxa"/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w="4680" w:type="dxa"/>
          </w:tcPr>
          <w:p>
            <w:r>
              <w:t>Table</w:t>
            </w:r>
          </w:p>
        </w:tc>
        <w:tc>
          <w:tcPr>
            <w:tcW w:w="4680" w:type="dxa"/>
          </w:tcPr>
          <w:p>
            <w:r>
              <w:rPr>
                <w:b/>
              </w:rPr>
              <w:t>TA</w:t>
            </w:r>
            <w:r>
              <w:rPr>
                <w:i/>
              </w:rPr>
              <w:t>RGET</w:t>
            </w:r>
          </w:p>
        </w:tc>
      </w:tr>
    </w:tbl>
    <w:p>
      <w:r>
        <w:drawing>
          <wp:inline>
            <wp:extent cx="914400" cy="914400"/>
            <wp:docPr id="1" name="Report image" descr="Elftia pixel"/>
            <a:graphic>
              <a:graphicData uri="http://schemas.openxmlformats.org/drawingml/2006/picture">
                <pic:pic>
                  <pic:nvPicPr>
                    <pic:cNvPr id="0" name="image1"/>
                    <pic:cNvPicPr/>
                  </pic:nvPicPr>
                  <pic:blipFill>
                    <a:blip r:embed="rIdImage1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ectPr>
          <w:headerReference w:type="default" r:id="rIdHeader1"/>
          <w:footerReference w:type="default" r:id="rIdFooter1"/>
          <w:type w:val="nextPage"/>
          <w:pgSz w:w="12240" w:h="15840"/>
          <w:pgMar w:top="1440" w:right="1440" w:bottom="1440" w:left="1440" w:header="720" w:footer="720" w:gutter="0"/>
        </w:sectPr>
      </w:pPr>
    </w:p>
    <w:p>
      <w:r>
        <w:t>Normal placeholder {normal}</w:t>
      </w:r>
    </w:p>
    <w:p>
      <w:r>
        <w:t>Overlap AAAA</w:t>
      </w:r>
    </w:p>
    <w:p>
      <w:pPr>
        <w:numPr>
          <w:ilvl w:val="0"/>
          <w:numId w:val="1"/>
        </w:numPr>
      </w:pPr>
      <w:r>
        <w:t>List item</w:t>
      </w:r>
    </w:p>
    <w:p>
      <w:hyperlink r:id="rIdInternalLink">
        <w:r>
          <w:t>Internal reference</w:t>
        </w:r>
      </w:hyperlink>
    </w:p>
    <w:p>
      <w:ins w:id="1" w:author="Alice" w:date="2026-01-01T00:00:00Z">
        <w:r>
          <w:t>revision-only {protected.revision}</w:t>
        </w:r>
      </w:ins>
      <w:del w:id="2" w:author="Bob" w:date="2026-01-02T00:00:00Z">
        <w:r>
          <w:delText>deleted-only {protected.deleted}</w:delText>
        </w:r>
      </w:del>
      <w:fldSimple w:instr="MERGEFIELD protected">
        <w:r>
          <w:t>field-only {protected.field}</w:t>
        </w:r>
      </w:fldSimple>
    </w:p>
    <w:sectPr>
      <w:headerReference w:type="default" r:id="rIdHeader1"/>
      <w:footerReference w:type="default" r:id="rIdFooter1"/>
      <w:pgSz w:w="15840" w:h="12240" w:orient="landscape"/>
      <w:pgMar w:top="1440" w:right="1440" w:bottom="1440" w:left="1440" w:header="720" w:footer="720" w:gutter="0"/>
    </w:sectPr>
  </w:body>
</w:document>
</file>

<file path=word/bookmarks.xml><?xml version="1.0" encoding="utf-8"?>
<bookmarks xmlns="urn:elftia"/>
</file>

<file path=word/comments.xml><?xml version="1.0" encoding="utf-8"?>
<w:comments xmlns:w="http://schemas.openxmlformats.org/wordprocessingml/2006/main">
  <w:comment w:id="0" w:author="Reviewer" w:date="2026-08-24T00:00:00Z">
    <w:p>
      <w:r>
        <w:t>comment-only {protected.comment}</w:t>
      </w:r>
    </w:p>
  </w:comment>
</w:comments>
</file>

<file path=word/footer1.xml><?xml version="1.0" encoding="utf-8"?>
<w:ftr xmlns:w="http://schemas.openxmlformats.org/wordprocessingml/2006/main">
  <w:p>
    <w:r>
      <w:t xml:space="preserve">Footer </w:t>
    </w:r>
    <w:r>
      <w:rPr>
        <w:b/>
      </w:rPr>
      <w:t>TA</w:t>
    </w:r>
    <w:r>
      <w:rPr>
        <w:i/>
      </w:rPr>
      <w:t>RGET</w:t>
    </w:r>
  </w:p>
</w:ftr>
</file>

<file path=word/header1.xml><?xml version="1.0" encoding="utf-8"?>
<w:hdr xmlns:w="http://schemas.openxmlformats.org/wordprocessingml/2006/main">
  <w:p>
    <w:r>
      <w:t xml:space="preserve">Header </w:t>
    </w:r>
    <w:r>
      <w:rPr>
        <w:b/>
      </w:rPr>
      <w:t>TA</w:t>
    </w:r>
    <w:r>
      <w:rPr>
        <w:i/>
      </w:rPr>
      <w:t>RGET</w:t>
    </w:r>
  </w:p>
</w:hdr>
</file>

<file path=word/numbering.xml><?xml version="1.0" encoding="utf-8"?>
<w:numbering xmlns:w="http://schemas.openxmlformats.org/wordprocessingml/2006/main">
  <w:abstractNum w:abstractNumId="1">
    <w:lvl w:ilvl="0">
      <w:numFmt w:val="bullet"/>
      <w:lvlText w:val="•"/>
    </w:lvl>
  </w:abstractNum>
  <w:num w:numId="1">
    <w:abstractNumId w:val="1"/>
  </w:num>
</w:numbering>
</file>

<file path=word/styles.xml><?xml version="1.0" encoding="utf-8"?>
<w:styles xmlns:w="http://schemas.openxmlformats.org/wordprocessingml/2006/main">
  <w:style w:type="paragraph" w:styleId="Normal">
    <w:name w:val="Normal"/>
    <w:rPr>
      <w:sz w:val="22"/>
    </w:rPr>
  </w:style>
  <w:style w:type="paragraph" w:styleId="Heading1">
    <w:name w:val="heading 1"/>
    <w:rPr>
      <w:b/>
      <w:sz w:val="32"/>
    </w:rPr>
  </w:style>
  <w:style w:type="paragraph" w:styleId="Heading2">
    <w:name w:val="heading 2"/>
    <w:rPr>
      <w:b/>
      <w:sz w:val="28"/>
    </w:rPr>
  </w:style>
  <w:style w:type="table" w:styleId="TableGrid">
    <w:name w:val="Table Grid"/>
    <w:rPr>
      <w:sz w:val="22"/>
    </w:rPr>
  </w:style>
</w:styles>
</file>

<file path=word/_rels/document.xml.rels><?xml version='1.0' encoding='utf-8'?>
<Relationships xmlns="http://schemas.openxmlformats.org/package/2006/relationships"><Relationship Id="rIdFooter1" Type="http://schemas.openxmlformats.org/officeDocument/2006/relationships/footer" Target="footer1.xml" /><Relationship Id="rIdHeader1" Type="http://schemas.openxmlformats.org/officeDocument/2006/relationships/header" Target="header1.xml" /><Relationship Id="rIdImage1" Type="http://schemas.openxmlformats.org/officeDocument/2006/relationships/image" Target="media/image1.png" /><Relationship Id="rIdNumbering" Type="http://schemas.openxmlformats.org/officeDocument/2006/relationships/numbering" Target="numbering.xml" /><Relationship Id="rIdStyles" Type="http://schemas.openxmlformats.org/officeDocument/2006/relationships/styles" Target="styles.xml" /><Relationship Id="rIdInternalLink" Type="http://schemas.openxmlformats.org/officeDocument/2006/relationships/hyperlink" Target="bookmarks.xml" /><Relationship Id="rIdComments" Type="http://schemas.openxmlformats.org/officeDocument/2006/relationships/comments" Target="comments.xml" />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Elftia Document Skills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Elftia DOCX acceptance</dc:title>
  <dc:subject>Original deterministic fixture</dc:subject>
  <dc:creator>Elftia</dc:creator>
  <cp:keywords>docx,acceptance</cp:keywords>
  <dcterms:created xsi:type="dcterms:W3CDTF">2000-01-01T00:00:00Z</dcterms:created>
</cp:coreProperties>
</file>